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C00B0" w14:textId="51B7D8E4" w:rsidR="00964DAE" w:rsidRPr="007506EC" w:rsidRDefault="007A21A2">
      <w:pPr>
        <w:rPr>
          <w:rFonts w:ascii="Times New Roman" w:hAnsi="Times New Roman" w:cs="Times New Roman"/>
          <w:sz w:val="22"/>
          <w:szCs w:val="22"/>
        </w:rPr>
      </w:pPr>
      <w:r w:rsidRPr="007506EC">
        <w:rPr>
          <w:rFonts w:ascii="Times New Roman" w:hAnsi="Times New Roman" w:cs="Times New Roman"/>
          <w:sz w:val="22"/>
          <w:szCs w:val="22"/>
        </w:rPr>
        <w:t>Data Analytics – Spring 2026</w:t>
      </w:r>
    </w:p>
    <w:p w14:paraId="022A97B8" w14:textId="3F0CBD22" w:rsidR="007A21A2" w:rsidRPr="007506EC" w:rsidRDefault="007A21A2">
      <w:pPr>
        <w:rPr>
          <w:rFonts w:ascii="Times New Roman" w:hAnsi="Times New Roman" w:cs="Times New Roman"/>
          <w:sz w:val="22"/>
          <w:szCs w:val="22"/>
        </w:rPr>
      </w:pPr>
      <w:r w:rsidRPr="007506EC">
        <w:rPr>
          <w:rFonts w:ascii="Times New Roman" w:hAnsi="Times New Roman" w:cs="Times New Roman"/>
          <w:sz w:val="22"/>
          <w:szCs w:val="22"/>
        </w:rPr>
        <w:t>Assignment 1</w:t>
      </w:r>
    </w:p>
    <w:p w14:paraId="03231A1A" w14:textId="357F7BE7" w:rsidR="007A21A2" w:rsidRPr="007506EC" w:rsidRDefault="007A21A2">
      <w:pPr>
        <w:rPr>
          <w:rFonts w:ascii="Times New Roman" w:hAnsi="Times New Roman" w:cs="Times New Roman"/>
          <w:sz w:val="22"/>
          <w:szCs w:val="22"/>
        </w:rPr>
      </w:pPr>
      <w:r w:rsidRPr="007506EC">
        <w:rPr>
          <w:rFonts w:ascii="Times New Roman" w:hAnsi="Times New Roman" w:cs="Times New Roman"/>
          <w:sz w:val="22"/>
          <w:szCs w:val="22"/>
        </w:rPr>
        <w:t>Isabel Bateman</w:t>
      </w:r>
    </w:p>
    <w:p w14:paraId="67B437C8" w14:textId="77777777" w:rsidR="007A21A2" w:rsidRPr="007506EC" w:rsidRDefault="007A21A2">
      <w:pPr>
        <w:rPr>
          <w:rFonts w:ascii="Times New Roman" w:hAnsi="Times New Roman" w:cs="Times New Roman"/>
          <w:sz w:val="22"/>
          <w:szCs w:val="22"/>
        </w:rPr>
      </w:pPr>
    </w:p>
    <w:p w14:paraId="58644241" w14:textId="2081F1A5" w:rsidR="007A21A2" w:rsidRPr="007506EC" w:rsidRDefault="007A21A2">
      <w:pPr>
        <w:jc w:val="center"/>
        <w:rPr>
          <w:rFonts w:ascii="Times New Roman" w:hAnsi="Times New Roman" w:cs="Times New Roman"/>
          <w:sz w:val="22"/>
          <w:szCs w:val="22"/>
        </w:rPr>
        <w:pPrChange w:id="0" w:author="Bateman, Isabel" w:date="2026-01-16T11:06:00Z" w16du:dateUtc="2026-01-16T16:06:00Z">
          <w:pPr/>
        </w:pPrChange>
      </w:pPr>
      <w:r w:rsidRPr="007506EC">
        <w:rPr>
          <w:rFonts w:ascii="Times New Roman" w:hAnsi="Times New Roman" w:cs="Times New Roman"/>
          <w:b/>
          <w:bCs/>
          <w:sz w:val="22"/>
          <w:szCs w:val="22"/>
        </w:rPr>
        <w:t>Case Study:</w:t>
      </w:r>
      <w:r w:rsidRPr="007506EC">
        <w:rPr>
          <w:rFonts w:ascii="Times New Roman" w:hAnsi="Times New Roman" w:cs="Times New Roman"/>
          <w:sz w:val="22"/>
          <w:szCs w:val="22"/>
        </w:rPr>
        <w:t xml:space="preserve"> Solar Coca-Cola</w:t>
      </w:r>
    </w:p>
    <w:p w14:paraId="74BB4CE1" w14:textId="60207AF9" w:rsidR="007A21A2" w:rsidRPr="007506EC" w:rsidRDefault="007A21A2">
      <w:pPr>
        <w:jc w:val="center"/>
        <w:rPr>
          <w:rFonts w:ascii="Times New Roman" w:hAnsi="Times New Roman" w:cs="Times New Roman"/>
          <w:sz w:val="22"/>
          <w:szCs w:val="22"/>
        </w:rPr>
        <w:pPrChange w:id="1" w:author="Bateman, Isabel" w:date="2026-01-16T11:06:00Z" w16du:dateUtc="2026-01-16T16:06:00Z">
          <w:pPr/>
        </w:pPrChange>
      </w:pPr>
      <w:r w:rsidRPr="007506EC">
        <w:rPr>
          <w:rFonts w:ascii="Times New Roman" w:hAnsi="Times New Roman" w:cs="Times New Roman"/>
          <w:b/>
          <w:bCs/>
          <w:sz w:val="22"/>
          <w:szCs w:val="22"/>
        </w:rPr>
        <w:t>Link:</w:t>
      </w:r>
      <w:r w:rsidRPr="007506EC">
        <w:rPr>
          <w:rFonts w:ascii="Times New Roman" w:hAnsi="Times New Roman" w:cs="Times New Roman"/>
          <w:sz w:val="22"/>
          <w:szCs w:val="22"/>
        </w:rPr>
        <w:t xml:space="preserve"> https://www.ibm.com/case-studies/solar-coca-cola</w:t>
      </w:r>
    </w:p>
    <w:p w14:paraId="07AD7106" w14:textId="646E0D3F" w:rsidR="007A21A2" w:rsidDel="00F11F32" w:rsidRDefault="007A21A2" w:rsidP="00F11F32">
      <w:pPr>
        <w:spacing w:line="360" w:lineRule="auto"/>
        <w:ind w:firstLine="720"/>
        <w:rPr>
          <w:del w:id="2" w:author="Bateman, Isabel" w:date="2026-01-20T12:40:00Z" w16du:dateUtc="2026-01-20T17:40:00Z"/>
          <w:rFonts w:ascii="Times New Roman" w:hAnsi="Times New Roman" w:cs="Times New Roman"/>
          <w:sz w:val="22"/>
          <w:szCs w:val="22"/>
        </w:rPr>
      </w:pPr>
    </w:p>
    <w:p w14:paraId="5EC5708F" w14:textId="77777777" w:rsidR="00F11F32" w:rsidRPr="007506EC" w:rsidRDefault="00F11F32" w:rsidP="00F11F32">
      <w:pPr>
        <w:spacing w:line="360" w:lineRule="auto"/>
        <w:rPr>
          <w:ins w:id="3" w:author="Bateman, Isabel" w:date="2026-01-20T12:57:00Z" w16du:dateUtc="2026-01-20T17:57:00Z"/>
          <w:rFonts w:ascii="Times New Roman" w:hAnsi="Times New Roman" w:cs="Times New Roman"/>
          <w:sz w:val="22"/>
          <w:szCs w:val="22"/>
        </w:rPr>
        <w:pPrChange w:id="4" w:author="Bateman, Isabel" w:date="2026-01-20T12:53:00Z" w16du:dateUtc="2026-01-20T17:53:00Z">
          <w:pPr/>
        </w:pPrChange>
      </w:pPr>
    </w:p>
    <w:p w14:paraId="59279885" w14:textId="61C2007B" w:rsidR="007A21A2" w:rsidRPr="007506EC" w:rsidDel="003C548F" w:rsidRDefault="007A21A2" w:rsidP="00F11F32">
      <w:pPr>
        <w:spacing w:line="360" w:lineRule="auto"/>
        <w:rPr>
          <w:del w:id="5" w:author="Bateman, Isabel" w:date="2026-01-20T12:37:00Z" w16du:dateUtc="2026-01-20T17:37:00Z"/>
          <w:rFonts w:ascii="Times New Roman" w:hAnsi="Times New Roman" w:cs="Times New Roman"/>
          <w:sz w:val="22"/>
          <w:szCs w:val="22"/>
        </w:rPr>
        <w:pPrChange w:id="6" w:author="Bateman, Isabel" w:date="2026-01-20T12:53:00Z" w16du:dateUtc="2026-01-20T17:53:00Z">
          <w:pPr/>
        </w:pPrChange>
      </w:pPr>
      <w:del w:id="7" w:author="Bateman, Isabel" w:date="2026-01-20T12:37:00Z" w16du:dateUtc="2026-01-20T17:37:00Z">
        <w:r w:rsidRPr="007506EC" w:rsidDel="003C548F">
          <w:rPr>
            <w:rFonts w:ascii="Times New Roman" w:hAnsi="Times New Roman" w:cs="Times New Roman"/>
            <w:sz w:val="22"/>
            <w:szCs w:val="22"/>
          </w:rPr>
          <w:delText>Provide a short written review/critique of the case study.</w:delText>
        </w:r>
      </w:del>
    </w:p>
    <w:p w14:paraId="46A178FE" w14:textId="17865D51" w:rsidR="00454B88" w:rsidRPr="00454B88" w:rsidDel="003C548F" w:rsidRDefault="007A21A2" w:rsidP="00F11F32">
      <w:pPr>
        <w:pStyle w:val="ListParagraph"/>
        <w:numPr>
          <w:ilvl w:val="0"/>
          <w:numId w:val="2"/>
        </w:numPr>
        <w:spacing w:line="360" w:lineRule="auto"/>
        <w:rPr>
          <w:del w:id="8" w:author="Bateman, Isabel" w:date="2026-01-20T12:37:00Z" w16du:dateUtc="2026-01-20T17:37:00Z"/>
          <w:rFonts w:ascii="Times New Roman" w:hAnsi="Times New Roman" w:cs="Times New Roman"/>
          <w:sz w:val="22"/>
          <w:szCs w:val="22"/>
          <w:rPrChange w:id="9" w:author="Bateman, Isabel" w:date="2026-01-20T10:31:00Z" w16du:dateUtc="2026-01-20T15:31:00Z">
            <w:rPr>
              <w:del w:id="10" w:author="Bateman, Isabel" w:date="2026-01-20T12:37:00Z" w16du:dateUtc="2026-01-20T17:37:00Z"/>
            </w:rPr>
          </w:rPrChange>
        </w:rPr>
        <w:pPrChange w:id="11" w:author="Bateman, Isabel" w:date="2026-01-20T12:53:00Z" w16du:dateUtc="2026-01-20T17:53:00Z">
          <w:pPr/>
        </w:pPrChange>
      </w:pPr>
      <w:del w:id="12" w:author="Bateman, Isabel" w:date="2026-01-20T12:37:00Z" w16du:dateUtc="2026-01-20T17:37:00Z">
        <w:r w:rsidRPr="007506EC" w:rsidDel="003C548F">
          <w:rPr>
            <w:rFonts w:ascii="Times New Roman" w:hAnsi="Times New Roman" w:cs="Times New Roman"/>
            <w:sz w:val="22"/>
            <w:szCs w:val="22"/>
          </w:rPr>
          <w:delText>Is there a solid business case?</w:delText>
        </w:r>
      </w:del>
    </w:p>
    <w:p w14:paraId="574BF92B" w14:textId="0A161502" w:rsidR="00651205" w:rsidRPr="00651205" w:rsidDel="003C548F" w:rsidRDefault="007A21A2" w:rsidP="00F11F32">
      <w:pPr>
        <w:pStyle w:val="ListParagraph"/>
        <w:numPr>
          <w:ilvl w:val="0"/>
          <w:numId w:val="1"/>
        </w:numPr>
        <w:spacing w:line="360" w:lineRule="auto"/>
        <w:rPr>
          <w:del w:id="13" w:author="Bateman, Isabel" w:date="2026-01-20T12:40:00Z" w16du:dateUtc="2026-01-20T17:40:00Z"/>
          <w:rFonts w:ascii="Times New Roman" w:hAnsi="Times New Roman" w:cs="Times New Roman"/>
          <w:sz w:val="22"/>
          <w:szCs w:val="22"/>
          <w:rPrChange w:id="14" w:author="Bateman, Isabel" w:date="2026-01-20T09:58:00Z" w16du:dateUtc="2026-01-20T14:58:00Z">
            <w:rPr>
              <w:del w:id="15" w:author="Bateman, Isabel" w:date="2026-01-20T12:40:00Z" w16du:dateUtc="2026-01-20T17:40:00Z"/>
            </w:rPr>
          </w:rPrChange>
        </w:rPr>
        <w:pPrChange w:id="16" w:author="Bateman, Isabel" w:date="2026-01-20T12:53:00Z" w16du:dateUtc="2026-01-20T17:53:00Z">
          <w:pPr/>
        </w:pPrChange>
      </w:pPr>
      <w:del w:id="17" w:author="Bateman, Isabel" w:date="2026-01-20T12:37:00Z" w16du:dateUtc="2026-01-20T17:37:00Z">
        <w:r w:rsidRPr="007506EC" w:rsidDel="003C548F">
          <w:rPr>
            <w:rFonts w:ascii="Times New Roman" w:hAnsi="Times New Roman" w:cs="Times New Roman"/>
            <w:sz w:val="22"/>
            <w:szCs w:val="22"/>
          </w:rPr>
          <w:delText>What is the area of application?</w:delText>
        </w:r>
      </w:del>
    </w:p>
    <w:p w14:paraId="384D98F2" w14:textId="0B2EBAF7" w:rsidR="008904D8" w:rsidRPr="008904D8" w:rsidDel="003C548F" w:rsidRDefault="007A21A2" w:rsidP="00F11F32">
      <w:pPr>
        <w:pStyle w:val="ListParagraph"/>
        <w:numPr>
          <w:ilvl w:val="0"/>
          <w:numId w:val="1"/>
        </w:numPr>
        <w:spacing w:line="360" w:lineRule="auto"/>
        <w:rPr>
          <w:del w:id="18" w:author="Bateman, Isabel" w:date="2026-01-20T12:40:00Z" w16du:dateUtc="2026-01-20T17:40:00Z"/>
          <w:rFonts w:ascii="Times New Roman" w:hAnsi="Times New Roman" w:cs="Times New Roman"/>
          <w:sz w:val="22"/>
          <w:szCs w:val="22"/>
          <w:rPrChange w:id="19" w:author="Bateman, Isabel" w:date="2026-01-20T10:21:00Z" w16du:dateUtc="2026-01-20T15:21:00Z">
            <w:rPr>
              <w:del w:id="20" w:author="Bateman, Isabel" w:date="2026-01-20T12:40:00Z" w16du:dateUtc="2026-01-20T17:40:00Z"/>
            </w:rPr>
          </w:rPrChange>
        </w:rPr>
        <w:pPrChange w:id="21" w:author="Bateman, Isabel" w:date="2026-01-20T12:53:00Z" w16du:dateUtc="2026-01-20T17:53:00Z">
          <w:pPr/>
        </w:pPrChange>
      </w:pPr>
      <w:del w:id="22" w:author="Bateman, Isabel" w:date="2026-01-20T12:40:00Z" w16du:dateUtc="2026-01-20T17:40:00Z">
        <w:r w:rsidRPr="007506EC" w:rsidDel="003C548F">
          <w:rPr>
            <w:rFonts w:ascii="Times New Roman" w:hAnsi="Times New Roman" w:cs="Times New Roman"/>
            <w:sz w:val="22"/>
            <w:szCs w:val="22"/>
          </w:rPr>
          <w:delText>What approach/methods?</w:delText>
        </w:r>
      </w:del>
    </w:p>
    <w:p w14:paraId="059AA804" w14:textId="2F8C7BB8" w:rsidR="008904D8" w:rsidRPr="007506EC" w:rsidDel="003C548F" w:rsidRDefault="007A21A2" w:rsidP="00F11F32">
      <w:pPr>
        <w:tabs>
          <w:tab w:val="left" w:pos="8040"/>
        </w:tabs>
        <w:spacing w:line="360" w:lineRule="auto"/>
        <w:rPr>
          <w:del w:id="23" w:author="Bateman, Isabel" w:date="2026-01-20T12:40:00Z" w16du:dateUtc="2026-01-20T17:40:00Z"/>
          <w:rFonts w:ascii="Times New Roman" w:hAnsi="Times New Roman" w:cs="Times New Roman"/>
          <w:sz w:val="22"/>
          <w:szCs w:val="22"/>
        </w:rPr>
        <w:pPrChange w:id="24" w:author="Bateman, Isabel" w:date="2026-01-20T12:53:00Z" w16du:dateUtc="2026-01-20T17:53:00Z">
          <w:pPr/>
        </w:pPrChange>
      </w:pPr>
      <w:del w:id="25" w:author="Bateman, Isabel" w:date="2026-01-20T12:40:00Z" w16du:dateUtc="2026-01-20T17:40:00Z">
        <w:r w:rsidRPr="007506EC" w:rsidDel="003C548F">
          <w:rPr>
            <w:rFonts w:ascii="Times New Roman" w:hAnsi="Times New Roman" w:cs="Times New Roman"/>
            <w:sz w:val="22"/>
            <w:szCs w:val="22"/>
          </w:rPr>
          <w:delText>What tools were taken/used?</w:delText>
        </w:r>
      </w:del>
    </w:p>
    <w:p w14:paraId="08822FA6" w14:textId="0DF6BC31" w:rsidR="007E07C2" w:rsidRDefault="007A21A2" w:rsidP="00F11F32">
      <w:pPr>
        <w:spacing w:line="360" w:lineRule="auto"/>
        <w:ind w:firstLine="720"/>
        <w:rPr>
          <w:ins w:id="26" w:author="Bateman, Isabel" w:date="2026-01-20T10:34:00Z" w16du:dateUtc="2026-01-20T15:34:00Z"/>
          <w:rFonts w:ascii="Times New Roman" w:hAnsi="Times New Roman" w:cs="Times New Roman"/>
          <w:sz w:val="22"/>
          <w:szCs w:val="22"/>
        </w:rPr>
        <w:pPrChange w:id="27" w:author="Bateman, Isabel" w:date="2026-01-20T12:53:00Z" w16du:dateUtc="2026-01-20T17:53:00Z">
          <w:pPr/>
        </w:pPrChange>
      </w:pPr>
      <w:del w:id="28" w:author="Bateman, Isabel" w:date="2026-01-20T12:40:00Z" w16du:dateUtc="2026-01-20T17:40:00Z">
        <w:r w:rsidRPr="007506EC" w:rsidDel="003C548F">
          <w:rPr>
            <w:rFonts w:ascii="Times New Roman" w:hAnsi="Times New Roman" w:cs="Times New Roman"/>
            <w:sz w:val="22"/>
            <w:szCs w:val="22"/>
          </w:rPr>
          <w:delText>What were the results/actions/benefits?</w:delText>
        </w:r>
      </w:del>
      <w:ins w:id="29" w:author="Bateman, Isabel" w:date="2026-01-20T10:36:00Z" w16du:dateUtc="2026-01-20T15:36:00Z">
        <w:r w:rsidR="00454B88">
          <w:rPr>
            <w:rFonts w:ascii="Times New Roman" w:hAnsi="Times New Roman" w:cs="Times New Roman"/>
            <w:sz w:val="22"/>
            <w:szCs w:val="22"/>
          </w:rPr>
          <w:t xml:space="preserve">Solar Coca-Cola, one of the leading bottlers in the world, </w:t>
        </w:r>
      </w:ins>
      <w:ins w:id="30" w:author="Bateman, Isabel" w:date="2026-01-20T10:37:00Z" w16du:dateUtc="2026-01-20T15:37:00Z">
        <w:r w:rsidR="00454B88">
          <w:rPr>
            <w:rFonts w:ascii="Times New Roman" w:hAnsi="Times New Roman" w:cs="Times New Roman"/>
            <w:sz w:val="22"/>
            <w:szCs w:val="22"/>
          </w:rPr>
          <w:t xml:space="preserve">presents an inspiring case as it leveraged digital tools through its </w:t>
        </w:r>
      </w:ins>
      <w:ins w:id="31" w:author="Bateman, Isabel" w:date="2026-01-20T10:38:00Z" w16du:dateUtc="2026-01-20T15:38:00Z">
        <w:r w:rsidR="00454B88">
          <w:rPr>
            <w:rFonts w:ascii="Times New Roman" w:hAnsi="Times New Roman" w:cs="Times New Roman"/>
            <w:sz w:val="22"/>
            <w:szCs w:val="22"/>
          </w:rPr>
          <w:t>service provider CTI Global to address growing complexities in its financial reporting needs.</w:t>
        </w:r>
      </w:ins>
      <w:ins w:id="32" w:author="Bateman, Isabel" w:date="2026-01-20T10:39:00Z" w16du:dateUtc="2026-01-20T15:39:00Z">
        <w:r w:rsidR="00454B88">
          <w:rPr>
            <w:rFonts w:ascii="Times New Roman" w:hAnsi="Times New Roman" w:cs="Times New Roman"/>
            <w:sz w:val="22"/>
            <w:szCs w:val="22"/>
          </w:rPr>
          <w:t xml:space="preserve"> As the company expanded </w:t>
        </w:r>
      </w:ins>
      <w:ins w:id="33" w:author="Bateman, Isabel" w:date="2026-01-20T12:38:00Z" w16du:dateUtc="2026-01-20T17:38:00Z">
        <w:r w:rsidR="003C548F">
          <w:rPr>
            <w:rFonts w:ascii="Times New Roman" w:hAnsi="Times New Roman" w:cs="Times New Roman"/>
            <w:sz w:val="22"/>
            <w:szCs w:val="22"/>
          </w:rPr>
          <w:t>by</w:t>
        </w:r>
      </w:ins>
      <w:ins w:id="34" w:author="Bateman, Isabel" w:date="2026-01-20T10:39:00Z" w16du:dateUtc="2026-01-20T15:39:00Z">
        <w:r w:rsidR="00454B88">
          <w:rPr>
            <w:rFonts w:ascii="Times New Roman" w:hAnsi="Times New Roman" w:cs="Times New Roman"/>
            <w:sz w:val="22"/>
            <w:szCs w:val="22"/>
          </w:rPr>
          <w:t xml:space="preserve"> acquir</w:t>
        </w:r>
      </w:ins>
      <w:ins w:id="35" w:author="Bateman, Isabel" w:date="2026-01-20T12:38:00Z" w16du:dateUtc="2026-01-20T17:38:00Z">
        <w:r w:rsidR="003C548F">
          <w:rPr>
            <w:rFonts w:ascii="Times New Roman" w:hAnsi="Times New Roman" w:cs="Times New Roman"/>
            <w:sz w:val="22"/>
            <w:szCs w:val="22"/>
          </w:rPr>
          <w:t>ing</w:t>
        </w:r>
      </w:ins>
      <w:ins w:id="36" w:author="Bateman, Isabel" w:date="2026-01-20T10:39:00Z" w16du:dateUtc="2026-01-20T15:39:00Z">
        <w:r w:rsidR="00454B88">
          <w:rPr>
            <w:rFonts w:ascii="Times New Roman" w:hAnsi="Times New Roman" w:cs="Times New Roman"/>
            <w:sz w:val="22"/>
            <w:szCs w:val="22"/>
          </w:rPr>
          <w:t xml:space="preserve"> smaller businesses, existing systems proved inadequate. </w:t>
        </w:r>
      </w:ins>
      <w:ins w:id="37" w:author="Bateman, Isabel" w:date="2026-01-20T10:40:00Z" w16du:dateUtc="2026-01-20T15:40:00Z">
        <w:r w:rsidR="00454B88">
          <w:rPr>
            <w:rFonts w:ascii="Times New Roman" w:hAnsi="Times New Roman" w:cs="Times New Roman"/>
            <w:sz w:val="22"/>
            <w:szCs w:val="22"/>
          </w:rPr>
          <w:t>Since data originated from various internal sources, financial models relied on time-consuming manual input, result</w:t>
        </w:r>
      </w:ins>
      <w:ins w:id="38" w:author="Bateman, Isabel" w:date="2026-01-20T10:41:00Z" w16du:dateUtc="2026-01-20T15:41:00Z">
        <w:r w:rsidR="00454B88">
          <w:rPr>
            <w:rFonts w:ascii="Times New Roman" w:hAnsi="Times New Roman" w:cs="Times New Roman"/>
            <w:sz w:val="22"/>
            <w:szCs w:val="22"/>
          </w:rPr>
          <w:t xml:space="preserve">ing in complex, fragmented spreadsheets </w:t>
        </w:r>
        <w:r w:rsidR="007E07C2">
          <w:rPr>
            <w:rFonts w:ascii="Times New Roman" w:hAnsi="Times New Roman" w:cs="Times New Roman"/>
            <w:sz w:val="22"/>
            <w:szCs w:val="22"/>
          </w:rPr>
          <w:t>and inaccurate data. The need for a so</w:t>
        </w:r>
      </w:ins>
      <w:ins w:id="39" w:author="Bateman, Isabel" w:date="2026-01-20T10:42:00Z" w16du:dateUtc="2026-01-20T15:42:00Z">
        <w:r w:rsidR="007E07C2">
          <w:rPr>
            <w:rFonts w:ascii="Times New Roman" w:hAnsi="Times New Roman" w:cs="Times New Roman"/>
            <w:sz w:val="22"/>
            <w:szCs w:val="22"/>
          </w:rPr>
          <w:t>lution to automate financial reporting and streamline the information-transferring process was clear.</w:t>
        </w:r>
      </w:ins>
    </w:p>
    <w:p w14:paraId="75EBF6CD" w14:textId="0C2F6337" w:rsidR="00C17CD3" w:rsidRDefault="007E07C2" w:rsidP="00F11F32">
      <w:pPr>
        <w:spacing w:line="360" w:lineRule="auto"/>
        <w:ind w:firstLine="720"/>
        <w:rPr>
          <w:ins w:id="40" w:author="Bateman, Isabel" w:date="2026-01-20T10:51:00Z" w16du:dateUtc="2026-01-20T15:51:00Z"/>
          <w:rFonts w:ascii="Times New Roman" w:hAnsi="Times New Roman" w:cs="Times New Roman"/>
          <w:sz w:val="22"/>
          <w:szCs w:val="22"/>
        </w:rPr>
        <w:pPrChange w:id="41" w:author="Bateman, Isabel" w:date="2026-01-20T12:53:00Z" w16du:dateUtc="2026-01-20T17:53:00Z">
          <w:pPr/>
        </w:pPrChange>
      </w:pPr>
      <w:ins w:id="42" w:author="Bateman, Isabel" w:date="2026-01-20T10:45:00Z" w16du:dateUtc="2026-01-20T15:45:00Z">
        <w:r>
          <w:rPr>
            <w:rFonts w:ascii="Times New Roman" w:hAnsi="Times New Roman" w:cs="Times New Roman"/>
            <w:sz w:val="22"/>
            <w:szCs w:val="22"/>
          </w:rPr>
          <w:t>This</w:t>
        </w:r>
      </w:ins>
      <w:ins w:id="43" w:author="Bateman, Isabel" w:date="2026-01-20T10:35:00Z">
        <w:r w:rsidR="00454B88" w:rsidRPr="00454B88">
          <w:rPr>
            <w:rFonts w:ascii="Times New Roman" w:hAnsi="Times New Roman" w:cs="Times New Roman"/>
            <w:sz w:val="22"/>
            <w:szCs w:val="22"/>
          </w:rPr>
          <w:t xml:space="preserve"> case emphasizes the importance of </w:t>
        </w:r>
        <w:r w:rsidR="00454B88" w:rsidRPr="007E07C2">
          <w:rPr>
            <w:rFonts w:ascii="Times New Roman" w:hAnsi="Times New Roman" w:cs="Times New Roman"/>
            <w:sz w:val="22"/>
            <w:szCs w:val="22"/>
          </w:rPr>
          <w:t>effective</w:t>
        </w:r>
        <w:r w:rsidR="00454B88" w:rsidRPr="00454B88">
          <w:rPr>
            <w:rFonts w:ascii="Times New Roman" w:hAnsi="Times New Roman" w:cs="Times New Roman"/>
            <w:sz w:val="22"/>
            <w:szCs w:val="22"/>
          </w:rPr>
          <w:t xml:space="preserve"> </w:t>
        </w:r>
      </w:ins>
      <w:ins w:id="44" w:author="Bateman, Isabel" w:date="2026-01-20T10:45:00Z" w16du:dateUtc="2026-01-20T15:45:00Z">
        <w:r w:rsidRPr="007E07C2">
          <w:rPr>
            <w:rFonts w:ascii="Times New Roman" w:hAnsi="Times New Roman" w:cs="Times New Roman"/>
            <w:i/>
            <w:iCs/>
            <w:sz w:val="22"/>
            <w:szCs w:val="22"/>
            <w:rPrChange w:id="45" w:author="Bateman, Isabel" w:date="2026-01-20T10:46:00Z" w16du:dateUtc="2026-01-20T15:46:00Z">
              <w:rPr>
                <w:rFonts w:ascii="Times New Roman" w:hAnsi="Times New Roman" w:cs="Times New Roman"/>
                <w:sz w:val="22"/>
                <w:szCs w:val="22"/>
              </w:rPr>
            </w:rPrChange>
          </w:rPr>
          <w:t>business</w:t>
        </w:r>
        <w:r>
          <w:rPr>
            <w:rFonts w:ascii="Times New Roman" w:hAnsi="Times New Roman" w:cs="Times New Roman"/>
            <w:sz w:val="22"/>
            <w:szCs w:val="22"/>
          </w:rPr>
          <w:t xml:space="preserve"> </w:t>
        </w:r>
      </w:ins>
      <w:ins w:id="46" w:author="Bateman, Isabel" w:date="2026-01-20T10:35:00Z">
        <w:r w:rsidR="00454B88" w:rsidRPr="00454B88">
          <w:rPr>
            <w:rFonts w:ascii="Times New Roman" w:hAnsi="Times New Roman" w:cs="Times New Roman"/>
            <w:sz w:val="22"/>
            <w:szCs w:val="22"/>
          </w:rPr>
          <w:t>reporting and interpretation</w:t>
        </w:r>
      </w:ins>
      <w:ins w:id="47" w:author="Bateman, Isabel" w:date="2026-01-20T10:45:00Z" w16du:dateUtc="2026-01-20T15:45:00Z">
        <w:r>
          <w:rPr>
            <w:rFonts w:ascii="Times New Roman" w:hAnsi="Times New Roman" w:cs="Times New Roman"/>
            <w:sz w:val="22"/>
            <w:szCs w:val="22"/>
          </w:rPr>
          <w:t xml:space="preserve">, rather than </w:t>
        </w:r>
      </w:ins>
      <w:ins w:id="48" w:author="Bateman, Isabel" w:date="2026-01-20T10:46:00Z" w16du:dateUtc="2026-01-20T15:46:00Z">
        <w:r>
          <w:rPr>
            <w:rFonts w:ascii="Times New Roman" w:hAnsi="Times New Roman" w:cs="Times New Roman"/>
            <w:sz w:val="22"/>
            <w:szCs w:val="22"/>
          </w:rPr>
          <w:t>simply</w:t>
        </w:r>
      </w:ins>
      <w:ins w:id="49" w:author="Bateman, Isabel" w:date="2026-01-20T12:54:00Z" w16du:dateUtc="2026-01-20T17:54:00Z">
        <w:r w:rsidR="00F11F32">
          <w:rPr>
            <w:rFonts w:ascii="Times New Roman" w:hAnsi="Times New Roman" w:cs="Times New Roman"/>
            <w:sz w:val="22"/>
            <w:szCs w:val="22"/>
          </w:rPr>
          <w:t xml:space="preserve"> adopting new technologies to</w:t>
        </w:r>
      </w:ins>
      <w:ins w:id="50" w:author="Bateman, Isabel" w:date="2026-01-20T10:46:00Z" w16du:dateUtc="2026-01-20T15:46:00Z">
        <w:r>
          <w:rPr>
            <w:rFonts w:ascii="Times New Roman" w:hAnsi="Times New Roman" w:cs="Times New Roman"/>
            <w:sz w:val="22"/>
            <w:szCs w:val="22"/>
          </w:rPr>
          <w:t xml:space="preserve"> </w:t>
        </w:r>
      </w:ins>
      <w:ins w:id="51" w:author="Bateman, Isabel" w:date="2026-01-20T12:54:00Z" w16du:dateUtc="2026-01-20T17:54:00Z">
        <w:r w:rsidR="00F11F32">
          <w:rPr>
            <w:rFonts w:ascii="Times New Roman" w:hAnsi="Times New Roman" w:cs="Times New Roman"/>
            <w:sz w:val="22"/>
            <w:szCs w:val="22"/>
          </w:rPr>
          <w:t>enhance</w:t>
        </w:r>
      </w:ins>
      <w:ins w:id="52" w:author="Bateman, Isabel" w:date="2026-01-20T10:46:00Z" w16du:dateUtc="2026-01-20T15:46:00Z">
        <w:r>
          <w:rPr>
            <w:rFonts w:ascii="Times New Roman" w:hAnsi="Times New Roman" w:cs="Times New Roman"/>
            <w:sz w:val="22"/>
            <w:szCs w:val="22"/>
          </w:rPr>
          <w:t xml:space="preserve"> </w:t>
        </w:r>
      </w:ins>
      <w:ins w:id="53" w:author="Bateman, Isabel" w:date="2026-01-20T12:54:00Z" w16du:dateUtc="2026-01-20T17:54:00Z">
        <w:r w:rsidR="00F11F32">
          <w:rPr>
            <w:rFonts w:ascii="Times New Roman" w:hAnsi="Times New Roman" w:cs="Times New Roman"/>
            <w:sz w:val="22"/>
            <w:szCs w:val="22"/>
          </w:rPr>
          <w:t>financial models</w:t>
        </w:r>
      </w:ins>
      <w:ins w:id="54" w:author="Bateman, Isabel" w:date="2026-01-20T10:35:00Z">
        <w:r w:rsidR="00454B88" w:rsidRPr="00454B88">
          <w:rPr>
            <w:rFonts w:ascii="Times New Roman" w:hAnsi="Times New Roman" w:cs="Times New Roman"/>
            <w:sz w:val="22"/>
            <w:szCs w:val="22"/>
          </w:rPr>
          <w:t>. Solar</w:t>
        </w:r>
      </w:ins>
      <w:ins w:id="55" w:author="Bateman, Isabel" w:date="2026-01-20T12:38:00Z" w16du:dateUtc="2026-01-20T17:38:00Z">
        <w:r w:rsidR="003C548F">
          <w:rPr>
            <w:rFonts w:ascii="Times New Roman" w:hAnsi="Times New Roman" w:cs="Times New Roman"/>
            <w:sz w:val="22"/>
            <w:szCs w:val="22"/>
          </w:rPr>
          <w:t xml:space="preserve">’s </w:t>
        </w:r>
      </w:ins>
      <w:ins w:id="56" w:author="Bateman, Isabel" w:date="2026-01-20T10:35:00Z">
        <w:r w:rsidR="00454B88" w:rsidRPr="00454B88">
          <w:rPr>
            <w:rFonts w:ascii="Times New Roman" w:hAnsi="Times New Roman" w:cs="Times New Roman"/>
            <w:sz w:val="22"/>
            <w:szCs w:val="22"/>
          </w:rPr>
          <w:t xml:space="preserve">finance team </w:t>
        </w:r>
      </w:ins>
      <w:ins w:id="57" w:author="Bateman, Isabel" w:date="2026-01-20T10:47:00Z" w16du:dateUtc="2026-01-20T15:47:00Z">
        <w:r>
          <w:rPr>
            <w:rFonts w:ascii="Times New Roman" w:hAnsi="Times New Roman" w:cs="Times New Roman"/>
            <w:sz w:val="22"/>
            <w:szCs w:val="22"/>
          </w:rPr>
          <w:t>called for</w:t>
        </w:r>
      </w:ins>
      <w:ins w:id="58" w:author="Bateman, Isabel" w:date="2026-01-20T10:35:00Z">
        <w:r w:rsidR="00454B88" w:rsidRPr="00454B88">
          <w:rPr>
            <w:rFonts w:ascii="Times New Roman" w:hAnsi="Times New Roman" w:cs="Times New Roman"/>
            <w:sz w:val="22"/>
            <w:szCs w:val="22"/>
          </w:rPr>
          <w:t xml:space="preserve"> a way to transform </w:t>
        </w:r>
      </w:ins>
      <w:ins w:id="59" w:author="Bateman, Isabel" w:date="2026-01-20T10:46:00Z" w16du:dateUtc="2026-01-20T15:46:00Z">
        <w:r>
          <w:rPr>
            <w:rFonts w:ascii="Times New Roman" w:hAnsi="Times New Roman" w:cs="Times New Roman"/>
            <w:sz w:val="22"/>
            <w:szCs w:val="22"/>
          </w:rPr>
          <w:t>vast amounts</w:t>
        </w:r>
      </w:ins>
      <w:ins w:id="60" w:author="Bateman, Isabel" w:date="2026-01-20T10:35:00Z">
        <w:r w:rsidR="00454B88" w:rsidRPr="00454B88">
          <w:rPr>
            <w:rFonts w:ascii="Times New Roman" w:hAnsi="Times New Roman" w:cs="Times New Roman"/>
            <w:sz w:val="22"/>
            <w:szCs w:val="22"/>
          </w:rPr>
          <w:t xml:space="preserve"> of internal data into models that could support planning, budgeting, and decision-making across the organization. </w:t>
        </w:r>
      </w:ins>
      <w:ins w:id="61" w:author="Bateman, Isabel" w:date="2026-01-20T12:38:00Z" w16du:dateUtc="2026-01-20T17:38:00Z">
        <w:r w:rsidR="003C548F">
          <w:rPr>
            <w:rFonts w:ascii="Times New Roman" w:hAnsi="Times New Roman" w:cs="Times New Roman"/>
            <w:sz w:val="22"/>
            <w:szCs w:val="22"/>
          </w:rPr>
          <w:t>Furth</w:t>
        </w:r>
      </w:ins>
      <w:ins w:id="62" w:author="Bateman, Isabel" w:date="2026-01-20T12:39:00Z" w16du:dateUtc="2026-01-20T17:39:00Z">
        <w:r w:rsidR="003C548F">
          <w:rPr>
            <w:rFonts w:ascii="Times New Roman" w:hAnsi="Times New Roman" w:cs="Times New Roman"/>
            <w:sz w:val="22"/>
            <w:szCs w:val="22"/>
          </w:rPr>
          <w:t xml:space="preserve">ermore, it was imperative that the presentation of extracted insights remained easily digestible for use in other departments. </w:t>
        </w:r>
      </w:ins>
      <w:ins w:id="63" w:author="Bateman, Isabel" w:date="2026-01-20T10:35:00Z">
        <w:r w:rsidR="00454B88" w:rsidRPr="00454B88">
          <w:rPr>
            <w:rFonts w:ascii="Times New Roman" w:hAnsi="Times New Roman" w:cs="Times New Roman"/>
            <w:sz w:val="22"/>
            <w:szCs w:val="22"/>
          </w:rPr>
          <w:t xml:space="preserve">The adoption of IBM Planning Analytics, integrated with </w:t>
        </w:r>
      </w:ins>
      <w:ins w:id="64" w:author="Bateman, Isabel" w:date="2026-01-20T10:47:00Z" w16du:dateUtc="2026-01-20T15:47:00Z">
        <w:r>
          <w:rPr>
            <w:rFonts w:ascii="Times New Roman" w:hAnsi="Times New Roman" w:cs="Times New Roman"/>
            <w:sz w:val="22"/>
            <w:szCs w:val="22"/>
          </w:rPr>
          <w:t xml:space="preserve">the existing </w:t>
        </w:r>
      </w:ins>
      <w:ins w:id="65" w:author="Bateman, Isabel" w:date="2026-01-20T10:35:00Z">
        <w:r w:rsidR="00454B88" w:rsidRPr="00454B88">
          <w:rPr>
            <w:rFonts w:ascii="Times New Roman" w:hAnsi="Times New Roman" w:cs="Times New Roman"/>
            <w:sz w:val="22"/>
            <w:szCs w:val="22"/>
          </w:rPr>
          <w:t>IBM Cognos Analytics</w:t>
        </w:r>
      </w:ins>
      <w:ins w:id="66" w:author="Bateman, Isabel" w:date="2026-01-20T10:47:00Z" w16du:dateUtc="2026-01-20T15:47:00Z">
        <w:r>
          <w:rPr>
            <w:rFonts w:ascii="Times New Roman" w:hAnsi="Times New Roman" w:cs="Times New Roman"/>
            <w:sz w:val="22"/>
            <w:szCs w:val="22"/>
          </w:rPr>
          <w:t xml:space="preserve"> system for financial reporting</w:t>
        </w:r>
      </w:ins>
      <w:ins w:id="67" w:author="Bateman, Isabel" w:date="2026-01-20T10:35:00Z">
        <w:r w:rsidR="00454B88" w:rsidRPr="00454B88">
          <w:rPr>
            <w:rFonts w:ascii="Times New Roman" w:hAnsi="Times New Roman" w:cs="Times New Roman"/>
            <w:sz w:val="22"/>
            <w:szCs w:val="22"/>
          </w:rPr>
          <w:t xml:space="preserve">, allowed </w:t>
        </w:r>
      </w:ins>
      <w:ins w:id="68" w:author="Bateman, Isabel" w:date="2026-01-20T10:47:00Z" w16du:dateUtc="2026-01-20T15:47:00Z">
        <w:r>
          <w:rPr>
            <w:rFonts w:ascii="Times New Roman" w:hAnsi="Times New Roman" w:cs="Times New Roman"/>
            <w:sz w:val="22"/>
            <w:szCs w:val="22"/>
          </w:rPr>
          <w:t>Solar</w:t>
        </w:r>
      </w:ins>
      <w:ins w:id="69" w:author="Bateman, Isabel" w:date="2026-01-20T10:35:00Z">
        <w:r w:rsidR="00454B88" w:rsidRPr="00454B88">
          <w:rPr>
            <w:rFonts w:ascii="Times New Roman" w:hAnsi="Times New Roman" w:cs="Times New Roman"/>
            <w:sz w:val="22"/>
            <w:szCs w:val="22"/>
          </w:rPr>
          <w:t xml:space="preserve"> to consolidate </w:t>
        </w:r>
      </w:ins>
      <w:ins w:id="70" w:author="Bateman, Isabel" w:date="2026-01-20T10:48:00Z" w16du:dateUtc="2026-01-20T15:48:00Z">
        <w:r w:rsidR="00357EE4">
          <w:rPr>
            <w:rFonts w:ascii="Times New Roman" w:hAnsi="Times New Roman" w:cs="Times New Roman"/>
            <w:sz w:val="22"/>
            <w:szCs w:val="22"/>
          </w:rPr>
          <w:t>disjo</w:t>
        </w:r>
      </w:ins>
      <w:ins w:id="71" w:author="Bateman, Isabel" w:date="2026-01-20T10:49:00Z" w16du:dateUtc="2026-01-20T15:49:00Z">
        <w:r w:rsidR="00357EE4">
          <w:rPr>
            <w:rFonts w:ascii="Times New Roman" w:hAnsi="Times New Roman" w:cs="Times New Roman"/>
            <w:sz w:val="22"/>
            <w:szCs w:val="22"/>
          </w:rPr>
          <w:t>inted</w:t>
        </w:r>
      </w:ins>
      <w:ins w:id="72" w:author="Bateman, Isabel" w:date="2026-01-20T10:48:00Z" w16du:dateUtc="2026-01-20T15:48:00Z">
        <w:r w:rsidR="00357EE4">
          <w:rPr>
            <w:rFonts w:ascii="Times New Roman" w:hAnsi="Times New Roman" w:cs="Times New Roman"/>
            <w:sz w:val="22"/>
            <w:szCs w:val="22"/>
          </w:rPr>
          <w:t xml:space="preserve"> </w:t>
        </w:r>
      </w:ins>
      <w:ins w:id="73" w:author="Bateman, Isabel" w:date="2026-01-20T10:35:00Z">
        <w:r w:rsidR="00454B88" w:rsidRPr="00454B88">
          <w:rPr>
            <w:rFonts w:ascii="Times New Roman" w:hAnsi="Times New Roman" w:cs="Times New Roman"/>
            <w:sz w:val="22"/>
            <w:szCs w:val="22"/>
          </w:rPr>
          <w:t>data and shift toward</w:t>
        </w:r>
      </w:ins>
      <w:ins w:id="74" w:author="Bateman, Isabel" w:date="2026-01-20T10:49:00Z" w16du:dateUtc="2026-01-20T15:49:00Z">
        <w:r w:rsidR="00357EE4">
          <w:rPr>
            <w:rFonts w:ascii="Times New Roman" w:hAnsi="Times New Roman" w:cs="Times New Roman"/>
            <w:sz w:val="22"/>
            <w:szCs w:val="22"/>
          </w:rPr>
          <w:t>s</w:t>
        </w:r>
      </w:ins>
      <w:ins w:id="75" w:author="Bateman, Isabel" w:date="2026-01-20T10:50:00Z" w16du:dateUtc="2026-01-20T15:50:00Z">
        <w:r w:rsidR="00357EE4">
          <w:rPr>
            <w:rFonts w:ascii="Times New Roman" w:hAnsi="Times New Roman" w:cs="Times New Roman"/>
            <w:sz w:val="22"/>
            <w:szCs w:val="22"/>
          </w:rPr>
          <w:t xml:space="preserve"> more agile information processing</w:t>
        </w:r>
      </w:ins>
      <w:ins w:id="76" w:author="Bateman, Isabel" w:date="2026-01-20T10:35:00Z">
        <w:r w:rsidR="00454B88" w:rsidRPr="00454B88">
          <w:rPr>
            <w:rFonts w:ascii="Times New Roman" w:hAnsi="Times New Roman" w:cs="Times New Roman"/>
            <w:sz w:val="22"/>
            <w:szCs w:val="22"/>
          </w:rPr>
          <w:t xml:space="preserve">. </w:t>
        </w:r>
      </w:ins>
      <w:ins w:id="77" w:author="Bateman, Isabel" w:date="2026-01-20T10:50:00Z" w16du:dateUtc="2026-01-20T15:50:00Z">
        <w:r w:rsidR="00357EE4">
          <w:rPr>
            <w:rFonts w:ascii="Times New Roman" w:hAnsi="Times New Roman" w:cs="Times New Roman"/>
            <w:sz w:val="22"/>
            <w:szCs w:val="22"/>
          </w:rPr>
          <w:t xml:space="preserve">These results directly align with the company’s broader goal of </w:t>
        </w:r>
      </w:ins>
      <w:ins w:id="78" w:author="Bateman, Isabel" w:date="2026-01-20T10:51:00Z" w16du:dateUtc="2026-01-20T15:51:00Z">
        <w:r w:rsidR="00357EE4">
          <w:rPr>
            <w:rFonts w:ascii="Times New Roman" w:hAnsi="Times New Roman" w:cs="Times New Roman"/>
            <w:sz w:val="22"/>
            <w:szCs w:val="22"/>
          </w:rPr>
          <w:t xml:space="preserve">decentralizing its business </w:t>
        </w:r>
        <w:r w:rsidR="00C17CD3">
          <w:rPr>
            <w:rFonts w:ascii="Times New Roman" w:hAnsi="Times New Roman" w:cs="Times New Roman"/>
            <w:sz w:val="22"/>
            <w:szCs w:val="22"/>
          </w:rPr>
          <w:t>without sacrificing operational efficiency.</w:t>
        </w:r>
      </w:ins>
    </w:p>
    <w:p w14:paraId="27F681B3" w14:textId="2AA2271D" w:rsidR="00454B88" w:rsidRPr="00454B88" w:rsidRDefault="00454B88" w:rsidP="00F11F32">
      <w:pPr>
        <w:spacing w:line="360" w:lineRule="auto"/>
        <w:ind w:firstLine="720"/>
        <w:rPr>
          <w:ins w:id="79" w:author="Bateman, Isabel" w:date="2026-01-20T10:35:00Z"/>
          <w:rFonts w:ascii="Times New Roman" w:hAnsi="Times New Roman" w:cs="Times New Roman"/>
          <w:sz w:val="22"/>
          <w:szCs w:val="22"/>
        </w:rPr>
        <w:pPrChange w:id="80" w:author="Bateman, Isabel" w:date="2026-01-20T12:53:00Z" w16du:dateUtc="2026-01-20T17:53:00Z">
          <w:pPr/>
        </w:pPrChange>
      </w:pPr>
      <w:ins w:id="81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A key strength of </w:t>
        </w:r>
      </w:ins>
      <w:ins w:id="82" w:author="Bateman, Isabel" w:date="2026-01-20T10:52:00Z" w16du:dateUtc="2026-01-20T15:52:00Z">
        <w:r w:rsidR="00C17CD3">
          <w:rPr>
            <w:rFonts w:ascii="Times New Roman" w:hAnsi="Times New Roman" w:cs="Times New Roman"/>
            <w:sz w:val="22"/>
            <w:szCs w:val="22"/>
          </w:rPr>
          <w:t>Solar’s</w:t>
        </w:r>
      </w:ins>
      <w:ins w:id="83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implementation is its focus on real-time </w:t>
        </w:r>
      </w:ins>
      <w:ins w:id="84" w:author="Bateman, Isabel" w:date="2026-01-20T10:52:00Z" w16du:dateUtc="2026-01-20T15:52:00Z">
        <w:r w:rsidR="00C17CD3">
          <w:rPr>
            <w:rFonts w:ascii="Times New Roman" w:hAnsi="Times New Roman" w:cs="Times New Roman"/>
            <w:sz w:val="22"/>
            <w:szCs w:val="22"/>
          </w:rPr>
          <w:t>data</w:t>
        </w:r>
      </w:ins>
      <w:ins w:id="85" w:author="Bateman, Isabel" w:date="2026-01-20T10:53:00Z" w16du:dateUtc="2026-01-20T15:53:00Z">
        <w:r w:rsidR="00C17CD3">
          <w:rPr>
            <w:rFonts w:ascii="Times New Roman" w:hAnsi="Times New Roman" w:cs="Times New Roman"/>
            <w:sz w:val="22"/>
            <w:szCs w:val="22"/>
          </w:rPr>
          <w:t xml:space="preserve"> gathering</w:t>
        </w:r>
      </w:ins>
      <w:ins w:id="86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and </w:t>
        </w:r>
      </w:ins>
      <w:ins w:id="87" w:author="Bateman, Isabel" w:date="2026-01-20T10:53:00Z" w16du:dateUtc="2026-01-20T15:53:00Z">
        <w:r w:rsidR="00C17CD3">
          <w:rPr>
            <w:rFonts w:ascii="Times New Roman" w:hAnsi="Times New Roman" w:cs="Times New Roman"/>
            <w:sz w:val="22"/>
            <w:szCs w:val="22"/>
          </w:rPr>
          <w:t>comprehensive business analysis</w:t>
        </w:r>
      </w:ins>
      <w:ins w:id="88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. </w:t>
        </w:r>
      </w:ins>
      <w:ins w:id="89" w:author="Bateman, Isabel" w:date="2026-01-20T10:53:00Z" w16du:dateUtc="2026-01-20T15:53:00Z">
        <w:r w:rsidR="00C17CD3">
          <w:rPr>
            <w:rFonts w:ascii="Times New Roman" w:hAnsi="Times New Roman" w:cs="Times New Roman"/>
            <w:sz w:val="22"/>
            <w:szCs w:val="22"/>
          </w:rPr>
          <w:t xml:space="preserve">The system </w:t>
        </w:r>
      </w:ins>
      <w:ins w:id="90" w:author="Bateman, Isabel" w:date="2026-01-20T10:57:00Z" w16du:dateUtc="2026-01-20T15:57:00Z">
        <w:r w:rsidR="00C17CD3">
          <w:rPr>
            <w:rFonts w:ascii="Times New Roman" w:hAnsi="Times New Roman" w:cs="Times New Roman"/>
            <w:sz w:val="22"/>
            <w:szCs w:val="22"/>
          </w:rPr>
          <w:t>allowed</w:t>
        </w:r>
      </w:ins>
      <w:ins w:id="91" w:author="Bateman, Isabel" w:date="2026-01-20T10:53:00Z" w16du:dateUtc="2026-01-20T15:53:00Z">
        <w:r w:rsidR="00C17CD3">
          <w:rPr>
            <w:rFonts w:ascii="Times New Roman" w:hAnsi="Times New Roman" w:cs="Times New Roman"/>
            <w:sz w:val="22"/>
            <w:szCs w:val="22"/>
          </w:rPr>
          <w:t xml:space="preserve"> </w:t>
        </w:r>
      </w:ins>
      <w:ins w:id="92" w:author="Bateman, Isabel" w:date="2026-01-20T12:44:00Z" w16du:dateUtc="2026-01-20T17:44:00Z">
        <w:r w:rsidR="003C548F">
          <w:rPr>
            <w:rFonts w:ascii="Times New Roman" w:hAnsi="Times New Roman" w:cs="Times New Roman"/>
            <w:sz w:val="22"/>
            <w:szCs w:val="22"/>
          </w:rPr>
          <w:t>employees</w:t>
        </w:r>
      </w:ins>
      <w:ins w:id="93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to access customer-specific margin data</w:t>
        </w:r>
      </w:ins>
      <w:ins w:id="94" w:author="Bateman, Isabel" w:date="2026-01-20T12:44:00Z" w16du:dateUtc="2026-01-20T17:44:00Z">
        <w:r w:rsidR="003C548F">
          <w:rPr>
            <w:rFonts w:ascii="Times New Roman" w:hAnsi="Times New Roman" w:cs="Times New Roman"/>
            <w:sz w:val="22"/>
            <w:szCs w:val="22"/>
          </w:rPr>
          <w:t xml:space="preserve"> from mobile devices</w:t>
        </w:r>
      </w:ins>
      <w:ins w:id="95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, including </w:t>
        </w:r>
      </w:ins>
      <w:ins w:id="96" w:author="Bateman, Isabel" w:date="2026-01-20T12:56:00Z" w16du:dateUtc="2026-01-20T17:56:00Z">
        <w:r w:rsidR="00F11F32">
          <w:rPr>
            <w:rFonts w:ascii="Times New Roman" w:hAnsi="Times New Roman" w:cs="Times New Roman"/>
            <w:sz w:val="22"/>
            <w:szCs w:val="22"/>
          </w:rPr>
          <w:t xml:space="preserve">precise </w:t>
        </w:r>
      </w:ins>
      <w:ins w:id="97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details. </w:t>
        </w:r>
      </w:ins>
      <w:ins w:id="98" w:author="Bateman, Isabel" w:date="2026-01-20T12:45:00Z" w16du:dateUtc="2026-01-20T17:45:00Z">
        <w:r w:rsidR="003C548F">
          <w:rPr>
            <w:rFonts w:ascii="Times New Roman" w:hAnsi="Times New Roman" w:cs="Times New Roman"/>
            <w:sz w:val="22"/>
            <w:szCs w:val="22"/>
          </w:rPr>
          <w:t xml:space="preserve">The enhanced </w:t>
        </w:r>
      </w:ins>
      <w:ins w:id="99" w:author="Bateman, Isabel" w:date="2026-01-20T12:46:00Z" w16du:dateUtc="2026-01-20T17:46:00Z">
        <w:r w:rsidR="003C548F">
          <w:rPr>
            <w:rFonts w:ascii="Times New Roman" w:hAnsi="Times New Roman" w:cs="Times New Roman"/>
            <w:sz w:val="22"/>
            <w:szCs w:val="22"/>
          </w:rPr>
          <w:t xml:space="preserve">decision-making </w:t>
        </w:r>
      </w:ins>
      <w:ins w:id="100" w:author="Bateman, Isabel" w:date="2026-01-20T12:45:00Z" w16du:dateUtc="2026-01-20T17:45:00Z">
        <w:r w:rsidR="003C548F">
          <w:rPr>
            <w:rFonts w:ascii="Times New Roman" w:hAnsi="Times New Roman" w:cs="Times New Roman"/>
            <w:sz w:val="22"/>
            <w:szCs w:val="22"/>
          </w:rPr>
          <w:t xml:space="preserve">responsiveness enabled by IBM Planning Analytics </w:t>
        </w:r>
      </w:ins>
      <w:ins w:id="101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represents a </w:t>
        </w:r>
      </w:ins>
      <w:ins w:id="102" w:author="Bateman, Isabel" w:date="2026-01-20T12:44:00Z" w16du:dateUtc="2026-01-20T17:44:00Z">
        <w:r w:rsidR="003C548F" w:rsidRPr="003C548F">
          <w:rPr>
            <w:rFonts w:ascii="Times New Roman" w:hAnsi="Times New Roman" w:cs="Times New Roman"/>
            <w:i/>
            <w:iCs/>
            <w:sz w:val="22"/>
            <w:szCs w:val="22"/>
            <w:rPrChange w:id="103" w:author="Bateman, Isabel" w:date="2026-01-20T12:44:00Z" w16du:dateUtc="2026-01-20T17:44:00Z">
              <w:rPr>
                <w:rFonts w:ascii="Times New Roman" w:hAnsi="Times New Roman" w:cs="Times New Roman"/>
                <w:sz w:val="22"/>
                <w:szCs w:val="22"/>
              </w:rPr>
            </w:rPrChange>
          </w:rPr>
          <w:t>large</w:t>
        </w:r>
      </w:ins>
      <w:ins w:id="104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</w:t>
        </w:r>
      </w:ins>
      <w:ins w:id="105" w:author="Bateman, Isabel" w:date="2026-01-20T10:56:00Z" w16du:dateUtc="2026-01-20T15:56:00Z">
        <w:r w:rsidR="00C17CD3">
          <w:rPr>
            <w:rFonts w:ascii="Times New Roman" w:hAnsi="Times New Roman" w:cs="Times New Roman"/>
            <w:sz w:val="22"/>
            <w:szCs w:val="22"/>
          </w:rPr>
          <w:t>shift away</w:t>
        </w:r>
      </w:ins>
      <w:ins w:id="106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from </w:t>
        </w:r>
      </w:ins>
      <w:ins w:id="107" w:author="Bateman, Isabel" w:date="2026-01-20T10:55:00Z" w16du:dateUtc="2026-01-20T15:55:00Z">
        <w:r w:rsidR="00C17CD3">
          <w:rPr>
            <w:rFonts w:ascii="Times New Roman" w:hAnsi="Times New Roman" w:cs="Times New Roman"/>
            <w:sz w:val="22"/>
            <w:szCs w:val="22"/>
          </w:rPr>
          <w:t>existing financial reporting systems, which rely exclusively on historic data</w:t>
        </w:r>
      </w:ins>
      <w:ins w:id="108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. Additionally, simulation modeling allowed the company to evaluate </w:t>
        </w:r>
        <w:r w:rsidRPr="00C17CD3">
          <w:rPr>
            <w:rFonts w:ascii="Times New Roman" w:hAnsi="Times New Roman" w:cs="Times New Roman"/>
            <w:i/>
            <w:iCs/>
            <w:sz w:val="22"/>
            <w:szCs w:val="22"/>
            <w:rPrChange w:id="109" w:author="Bateman, Isabel" w:date="2026-01-20T10:57:00Z" w16du:dateUtc="2026-01-20T15:57:00Z">
              <w:rPr>
                <w:rFonts w:ascii="Times New Roman" w:hAnsi="Times New Roman" w:cs="Times New Roman"/>
                <w:sz w:val="22"/>
                <w:szCs w:val="22"/>
              </w:rPr>
            </w:rPrChange>
          </w:rPr>
          <w:t>different</w:t>
        </w:r>
        <w:r w:rsidRPr="00454B88">
          <w:rPr>
            <w:rFonts w:ascii="Times New Roman" w:hAnsi="Times New Roman" w:cs="Times New Roman"/>
            <w:sz w:val="22"/>
            <w:szCs w:val="22"/>
          </w:rPr>
          <w:t xml:space="preserve"> decision scenarios. Although </w:t>
        </w:r>
      </w:ins>
      <w:ins w:id="110" w:author="Bateman, Isabel" w:date="2026-01-20T10:57:00Z" w16du:dateUtc="2026-01-20T15:57:00Z">
        <w:r w:rsidR="00C17CD3">
          <w:rPr>
            <w:rFonts w:ascii="Times New Roman" w:hAnsi="Times New Roman" w:cs="Times New Roman"/>
            <w:sz w:val="22"/>
            <w:szCs w:val="22"/>
          </w:rPr>
          <w:t>init</w:t>
        </w:r>
      </w:ins>
      <w:ins w:id="111" w:author="Bateman, Isabel" w:date="2026-01-20T10:58:00Z" w16du:dateUtc="2026-01-20T15:58:00Z">
        <w:r w:rsidR="00C17CD3">
          <w:rPr>
            <w:rFonts w:ascii="Times New Roman" w:hAnsi="Times New Roman" w:cs="Times New Roman"/>
            <w:sz w:val="22"/>
            <w:szCs w:val="22"/>
          </w:rPr>
          <w:t>ially</w:t>
        </w:r>
      </w:ins>
      <w:ins w:id="112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time-consuming to </w:t>
        </w:r>
      </w:ins>
      <w:ins w:id="113" w:author="Bateman, Isabel" w:date="2026-01-20T12:46:00Z" w16du:dateUtc="2026-01-20T17:46:00Z">
        <w:r w:rsidR="003C548F">
          <w:rPr>
            <w:rFonts w:ascii="Times New Roman" w:hAnsi="Times New Roman" w:cs="Times New Roman"/>
            <w:sz w:val="22"/>
            <w:szCs w:val="22"/>
          </w:rPr>
          <w:t>construct</w:t>
        </w:r>
      </w:ins>
      <w:ins w:id="114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>, the</w:t>
        </w:r>
      </w:ins>
      <w:ins w:id="115" w:author="Bateman, Isabel" w:date="2026-01-20T10:58:00Z" w16du:dateUtc="2026-01-20T15:58:00Z">
        <w:r w:rsidR="00C17CD3">
          <w:rPr>
            <w:rFonts w:ascii="Times New Roman" w:hAnsi="Times New Roman" w:cs="Times New Roman"/>
            <w:sz w:val="22"/>
            <w:szCs w:val="22"/>
          </w:rPr>
          <w:t>se models</w:t>
        </w:r>
      </w:ins>
      <w:ins w:id="116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ultimately eliminated the need for</w:t>
        </w:r>
      </w:ins>
      <w:ins w:id="117" w:author="Bateman, Isabel" w:date="2026-01-20T10:58:00Z" w16du:dateUtc="2026-01-20T15:58:00Z">
        <w:r w:rsidR="00C17CD3">
          <w:rPr>
            <w:rFonts w:ascii="Times New Roman" w:hAnsi="Times New Roman" w:cs="Times New Roman"/>
            <w:sz w:val="22"/>
            <w:szCs w:val="22"/>
          </w:rPr>
          <w:t xml:space="preserve"> manual data entry on a recurring basi</w:t>
        </w:r>
      </w:ins>
      <w:ins w:id="118" w:author="Bateman, Isabel" w:date="2026-01-20T12:46:00Z" w16du:dateUtc="2026-01-20T17:46:00Z">
        <w:r w:rsidR="003C548F">
          <w:rPr>
            <w:rFonts w:ascii="Times New Roman" w:hAnsi="Times New Roman" w:cs="Times New Roman"/>
            <w:sz w:val="22"/>
            <w:szCs w:val="22"/>
          </w:rPr>
          <w:t>s</w:t>
        </w:r>
      </w:ins>
      <w:ins w:id="119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>.</w:t>
        </w:r>
      </w:ins>
      <w:ins w:id="120" w:author="Bateman, Isabel" w:date="2026-01-20T10:59:00Z" w16du:dateUtc="2026-01-20T15:59:00Z">
        <w:r w:rsidR="00C17CD3">
          <w:rPr>
            <w:rFonts w:ascii="Times New Roman" w:hAnsi="Times New Roman" w:cs="Times New Roman"/>
            <w:sz w:val="22"/>
            <w:szCs w:val="22"/>
          </w:rPr>
          <w:t xml:space="preserve"> Furthermore, t</w:t>
        </w:r>
      </w:ins>
      <w:ins w:id="121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>he involvement of CTI Global</w:t>
        </w:r>
      </w:ins>
      <w:ins w:id="122" w:author="Bateman, Isabel" w:date="2026-01-20T10:59:00Z" w16du:dateUtc="2026-01-20T15:59:00Z">
        <w:r w:rsidR="00C17CD3">
          <w:rPr>
            <w:rFonts w:ascii="Times New Roman" w:hAnsi="Times New Roman" w:cs="Times New Roman"/>
            <w:sz w:val="22"/>
            <w:szCs w:val="22"/>
          </w:rPr>
          <w:t xml:space="preserve"> as a strategic partner</w:t>
        </w:r>
      </w:ins>
      <w:ins w:id="123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played an important role in </w:t>
        </w:r>
      </w:ins>
      <w:ins w:id="124" w:author="Bateman, Isabel" w:date="2026-01-20T10:59:00Z" w16du:dateUtc="2026-01-20T15:59:00Z">
        <w:r w:rsidR="00C17CD3">
          <w:rPr>
            <w:rFonts w:ascii="Times New Roman" w:hAnsi="Times New Roman" w:cs="Times New Roman"/>
            <w:sz w:val="22"/>
            <w:szCs w:val="22"/>
          </w:rPr>
          <w:t>transform</w:t>
        </w:r>
      </w:ins>
      <w:ins w:id="125" w:author="Bateman, Isabel" w:date="2026-01-20T11:00:00Z" w16du:dateUtc="2026-01-20T16:00:00Z">
        <w:r w:rsidR="00C17CD3">
          <w:rPr>
            <w:rFonts w:ascii="Times New Roman" w:hAnsi="Times New Roman" w:cs="Times New Roman"/>
            <w:sz w:val="22"/>
            <w:szCs w:val="22"/>
          </w:rPr>
          <w:t xml:space="preserve">ing data into </w:t>
        </w:r>
      </w:ins>
      <w:ins w:id="126" w:author="Bateman, Isabel" w:date="2026-01-20T12:56:00Z" w16du:dateUtc="2026-01-20T17:56:00Z">
        <w:r w:rsidR="00F11F32">
          <w:rPr>
            <w:rFonts w:ascii="Times New Roman" w:hAnsi="Times New Roman" w:cs="Times New Roman"/>
            <w:i/>
            <w:iCs/>
            <w:sz w:val="22"/>
            <w:szCs w:val="22"/>
          </w:rPr>
          <w:t>relevant</w:t>
        </w:r>
      </w:ins>
      <w:ins w:id="127" w:author="Bateman, Isabel" w:date="2026-01-20T11:00:00Z" w16du:dateUtc="2026-01-20T16:00:00Z">
        <w:r w:rsidR="00C17CD3">
          <w:rPr>
            <w:rFonts w:ascii="Times New Roman" w:hAnsi="Times New Roman" w:cs="Times New Roman"/>
            <w:sz w:val="22"/>
            <w:szCs w:val="22"/>
          </w:rPr>
          <w:t xml:space="preserve"> insights for Solar</w:t>
        </w:r>
      </w:ins>
      <w:ins w:id="128" w:author="Bateman, Isabel" w:date="2026-01-20T12:48:00Z" w16du:dateUtc="2026-01-20T17:48:00Z">
        <w:r w:rsidR="00CD30A2">
          <w:rPr>
            <w:rFonts w:ascii="Times New Roman" w:hAnsi="Times New Roman" w:cs="Times New Roman"/>
            <w:sz w:val="22"/>
            <w:szCs w:val="22"/>
          </w:rPr>
          <w:t xml:space="preserve">’s overall business strategy. </w:t>
        </w:r>
      </w:ins>
      <w:ins w:id="129" w:author="Bateman, Isabel" w:date="2026-01-20T11:00:00Z" w16du:dateUtc="2026-01-20T16:00:00Z">
        <w:r w:rsidR="00C17CD3">
          <w:rPr>
            <w:rFonts w:ascii="Times New Roman" w:hAnsi="Times New Roman" w:cs="Times New Roman"/>
            <w:sz w:val="22"/>
            <w:szCs w:val="22"/>
          </w:rPr>
          <w:t>CTI’s expertise in</w:t>
        </w:r>
      </w:ins>
      <w:ins w:id="130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deep process knowledge ensured that the system captured operational </w:t>
        </w:r>
        <w:r w:rsidRPr="00CD30A2">
          <w:rPr>
            <w:rFonts w:ascii="Times New Roman" w:hAnsi="Times New Roman" w:cs="Times New Roman"/>
            <w:i/>
            <w:iCs/>
            <w:sz w:val="22"/>
            <w:szCs w:val="22"/>
            <w:rPrChange w:id="131" w:author="Bateman, Isabel" w:date="2026-01-20T12:50:00Z" w16du:dateUtc="2026-01-20T17:50:00Z">
              <w:rPr>
                <w:rFonts w:ascii="Times New Roman" w:hAnsi="Times New Roman" w:cs="Times New Roman"/>
                <w:sz w:val="22"/>
                <w:szCs w:val="22"/>
              </w:rPr>
            </w:rPrChange>
          </w:rPr>
          <w:t>dynamics</w:t>
        </w:r>
        <w:r w:rsidRPr="00454B88">
          <w:rPr>
            <w:rFonts w:ascii="Times New Roman" w:hAnsi="Times New Roman" w:cs="Times New Roman"/>
            <w:sz w:val="22"/>
            <w:szCs w:val="22"/>
          </w:rPr>
          <w:t xml:space="preserve"> rather than functioning </w:t>
        </w:r>
      </w:ins>
      <w:ins w:id="132" w:author="Bateman, Isabel" w:date="2026-01-20T12:50:00Z" w16du:dateUtc="2026-01-20T17:50:00Z">
        <w:r w:rsidR="00CD30A2">
          <w:rPr>
            <w:rFonts w:ascii="Times New Roman" w:hAnsi="Times New Roman" w:cs="Times New Roman"/>
            <w:sz w:val="22"/>
            <w:szCs w:val="22"/>
          </w:rPr>
          <w:t>purely to enhance financial reporting</w:t>
        </w:r>
      </w:ins>
      <w:ins w:id="133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. This helped </w:t>
        </w:r>
        <w:r w:rsidRPr="00454B88">
          <w:rPr>
            <w:rFonts w:ascii="Times New Roman" w:hAnsi="Times New Roman" w:cs="Times New Roman"/>
            <w:sz w:val="22"/>
            <w:szCs w:val="22"/>
          </w:rPr>
          <w:lastRenderedPageBreak/>
          <w:t xml:space="preserve">Solar Coca-Cola move toward a more holistic view of </w:t>
        </w:r>
      </w:ins>
      <w:ins w:id="134" w:author="Bateman, Isabel" w:date="2026-01-20T11:02:00Z" w16du:dateUtc="2026-01-20T16:02:00Z">
        <w:r w:rsidR="000E4636">
          <w:rPr>
            <w:rFonts w:ascii="Times New Roman" w:hAnsi="Times New Roman" w:cs="Times New Roman"/>
            <w:sz w:val="22"/>
            <w:szCs w:val="22"/>
          </w:rPr>
          <w:t>its</w:t>
        </w:r>
      </w:ins>
      <w:ins w:id="135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business, where </w:t>
        </w:r>
      </w:ins>
      <w:ins w:id="136" w:author="Bateman, Isabel" w:date="2026-01-20T11:02:00Z" w16du:dateUtc="2026-01-20T16:02:00Z">
        <w:r w:rsidR="000E4636">
          <w:rPr>
            <w:rFonts w:ascii="Times New Roman" w:hAnsi="Times New Roman" w:cs="Times New Roman"/>
            <w:sz w:val="22"/>
            <w:szCs w:val="22"/>
          </w:rPr>
          <w:t>departmental</w:t>
        </w:r>
      </w:ins>
      <w:ins w:id="137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data could be analyzed in the context of broader organizational performance</w:t>
        </w:r>
      </w:ins>
      <w:ins w:id="138" w:author="Bateman, Isabel" w:date="2026-01-20T12:51:00Z" w16du:dateUtc="2026-01-20T17:51:00Z">
        <w:r w:rsidR="00CD30A2">
          <w:rPr>
            <w:rFonts w:ascii="Times New Roman" w:hAnsi="Times New Roman" w:cs="Times New Roman"/>
            <w:sz w:val="22"/>
            <w:szCs w:val="22"/>
          </w:rPr>
          <w:t>.</w:t>
        </w:r>
      </w:ins>
    </w:p>
    <w:p w14:paraId="36DA79AF" w14:textId="2C77084C" w:rsidR="00454B88" w:rsidRPr="00454B88" w:rsidRDefault="00454B88" w:rsidP="00F11F32">
      <w:pPr>
        <w:spacing w:line="360" w:lineRule="auto"/>
        <w:ind w:firstLine="720"/>
        <w:rPr>
          <w:ins w:id="139" w:author="Bateman, Isabel" w:date="2026-01-20T10:35:00Z"/>
          <w:rFonts w:ascii="Times New Roman" w:hAnsi="Times New Roman" w:cs="Times New Roman"/>
          <w:sz w:val="22"/>
          <w:szCs w:val="22"/>
        </w:rPr>
        <w:pPrChange w:id="140" w:author="Bateman, Isabel" w:date="2026-01-20T12:53:00Z" w16du:dateUtc="2026-01-20T17:53:00Z">
          <w:pPr/>
        </w:pPrChange>
      </w:pPr>
      <w:ins w:id="141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The </w:t>
        </w:r>
        <w:proofErr w:type="gramStart"/>
        <w:r w:rsidRPr="00454B88">
          <w:rPr>
            <w:rFonts w:ascii="Times New Roman" w:hAnsi="Times New Roman" w:cs="Times New Roman"/>
            <w:sz w:val="22"/>
            <w:szCs w:val="22"/>
          </w:rPr>
          <w:t>benefits</w:t>
        </w:r>
        <w:proofErr w:type="gramEnd"/>
        <w:r w:rsidRPr="00454B88">
          <w:rPr>
            <w:rFonts w:ascii="Times New Roman" w:hAnsi="Times New Roman" w:cs="Times New Roman"/>
            <w:sz w:val="22"/>
            <w:szCs w:val="22"/>
          </w:rPr>
          <w:t xml:space="preserve"> reported </w:t>
        </w:r>
      </w:ins>
      <w:ins w:id="142" w:author="Bateman, Isabel" w:date="2026-01-20T11:03:00Z" w16du:dateUtc="2026-01-20T16:03:00Z">
        <w:r w:rsidR="000E4636">
          <w:rPr>
            <w:rFonts w:ascii="Times New Roman" w:hAnsi="Times New Roman" w:cs="Times New Roman"/>
            <w:sz w:val="22"/>
            <w:szCs w:val="22"/>
          </w:rPr>
          <w:t>by Solar Coca-Cola’s executives</w:t>
        </w:r>
      </w:ins>
      <w:ins w:id="143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are </w:t>
        </w:r>
      </w:ins>
      <w:ins w:id="144" w:author="Bateman, Isabel" w:date="2026-01-20T12:57:00Z" w16du:dateUtc="2026-01-20T17:57:00Z">
        <w:r w:rsidR="00F11F32">
          <w:rPr>
            <w:rFonts w:ascii="Times New Roman" w:hAnsi="Times New Roman" w:cs="Times New Roman"/>
            <w:sz w:val="22"/>
            <w:szCs w:val="22"/>
          </w:rPr>
          <w:t>significant</w:t>
        </w:r>
      </w:ins>
      <w:ins w:id="145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. </w:t>
        </w:r>
      </w:ins>
      <w:ins w:id="146" w:author="Bateman, Isabel" w:date="2026-01-20T11:03:00Z" w16du:dateUtc="2026-01-20T16:03:00Z">
        <w:r w:rsidR="000E4636">
          <w:rPr>
            <w:rFonts w:ascii="Times New Roman" w:hAnsi="Times New Roman" w:cs="Times New Roman"/>
            <w:sz w:val="22"/>
            <w:szCs w:val="22"/>
          </w:rPr>
          <w:t xml:space="preserve">The </w:t>
        </w:r>
      </w:ins>
      <w:ins w:id="147" w:author="Bateman, Isabel" w:date="2026-01-20T12:51:00Z" w16du:dateUtc="2026-01-20T17:51:00Z">
        <w:r w:rsidR="00CD30A2">
          <w:rPr>
            <w:rFonts w:ascii="Times New Roman" w:hAnsi="Times New Roman" w:cs="Times New Roman"/>
            <w:sz w:val="22"/>
            <w:szCs w:val="22"/>
          </w:rPr>
          <w:t>adoption</w:t>
        </w:r>
      </w:ins>
      <w:ins w:id="148" w:author="Bateman, Isabel" w:date="2026-01-20T12:57:00Z" w16du:dateUtc="2026-01-20T17:57:00Z">
        <w:r w:rsidR="00F11F32">
          <w:rPr>
            <w:rFonts w:ascii="Times New Roman" w:hAnsi="Times New Roman" w:cs="Times New Roman"/>
            <w:sz w:val="22"/>
            <w:szCs w:val="22"/>
          </w:rPr>
          <w:t xml:space="preserve"> of IBM Planning Analytics</w:t>
        </w:r>
      </w:ins>
      <w:ins w:id="149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freed up approximately 25% of the finance department’s time—equivalent to five to seven days per month—by reducing </w:t>
        </w:r>
      </w:ins>
      <w:ins w:id="150" w:author="Bateman, Isabel" w:date="2026-01-20T11:04:00Z" w16du:dateUtc="2026-01-20T16:04:00Z">
        <w:r w:rsidR="000E4636">
          <w:rPr>
            <w:rFonts w:ascii="Times New Roman" w:hAnsi="Times New Roman" w:cs="Times New Roman"/>
            <w:sz w:val="22"/>
            <w:szCs w:val="22"/>
          </w:rPr>
          <w:t>time spent on manual model creation and data entry</w:t>
        </w:r>
      </w:ins>
      <w:ins w:id="151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. </w:t>
        </w:r>
      </w:ins>
      <w:ins w:id="152" w:author="Bateman, Isabel" w:date="2026-01-20T11:05:00Z" w16du:dateUtc="2026-01-20T16:05:00Z">
        <w:r w:rsidR="000E4636">
          <w:rPr>
            <w:rFonts w:ascii="Times New Roman" w:hAnsi="Times New Roman" w:cs="Times New Roman"/>
            <w:sz w:val="22"/>
            <w:szCs w:val="22"/>
          </w:rPr>
          <w:t>Concurrently</w:t>
        </w:r>
      </w:ins>
      <w:ins w:id="153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, </w:t>
        </w:r>
      </w:ins>
      <w:ins w:id="154" w:author="Bateman, Isabel" w:date="2026-01-20T11:06:00Z" w16du:dateUtc="2026-01-20T16:06:00Z">
        <w:r w:rsidR="000E4636">
          <w:rPr>
            <w:rFonts w:ascii="Times New Roman" w:hAnsi="Times New Roman" w:cs="Times New Roman"/>
            <w:sz w:val="22"/>
            <w:szCs w:val="22"/>
          </w:rPr>
          <w:t>Solar</w:t>
        </w:r>
      </w:ins>
      <w:ins w:id="155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was able to </w:t>
        </w:r>
      </w:ins>
      <w:ins w:id="156" w:author="Bateman, Isabel" w:date="2026-01-20T11:05:00Z" w16du:dateUtc="2026-01-20T16:05:00Z">
        <w:r w:rsidR="000E4636">
          <w:rPr>
            <w:rFonts w:ascii="Times New Roman" w:hAnsi="Times New Roman" w:cs="Times New Roman"/>
            <w:sz w:val="22"/>
            <w:szCs w:val="22"/>
          </w:rPr>
          <w:t xml:space="preserve">improve its information </w:t>
        </w:r>
      </w:ins>
      <w:ins w:id="157" w:author="Bateman, Isabel" w:date="2026-01-20T11:06:00Z" w16du:dateUtc="2026-01-20T16:06:00Z">
        <w:r w:rsidR="000E4636">
          <w:rPr>
            <w:rFonts w:ascii="Times New Roman" w:hAnsi="Times New Roman" w:cs="Times New Roman"/>
            <w:sz w:val="22"/>
            <w:szCs w:val="22"/>
          </w:rPr>
          <w:t>delivery</w:t>
        </w:r>
      </w:ins>
      <w:ins w:id="158" w:author="Bateman, Isabel" w:date="2026-01-20T11:05:00Z" w16du:dateUtc="2026-01-20T16:05:00Z">
        <w:r w:rsidR="000E4636">
          <w:rPr>
            <w:rFonts w:ascii="Times New Roman" w:hAnsi="Times New Roman" w:cs="Times New Roman"/>
            <w:sz w:val="22"/>
            <w:szCs w:val="22"/>
          </w:rPr>
          <w:t xml:space="preserve"> capabilities </w:t>
        </w:r>
      </w:ins>
      <w:ins w:id="159" w:author="Bateman, Isabel" w:date="2026-01-20T11:06:00Z" w16du:dateUtc="2026-01-20T16:06:00Z">
        <w:r w:rsidR="000E4636" w:rsidRPr="000E4636">
          <w:rPr>
            <w:rFonts w:ascii="Times New Roman" w:hAnsi="Times New Roman" w:cs="Times New Roman"/>
            <w:i/>
            <w:iCs/>
            <w:sz w:val="22"/>
            <w:szCs w:val="22"/>
            <w:rPrChange w:id="160" w:author="Bateman, Isabel" w:date="2026-01-20T11:06:00Z" w16du:dateUtc="2026-01-20T16:06:00Z">
              <w:rPr>
                <w:rFonts w:ascii="Times New Roman" w:hAnsi="Times New Roman" w:cs="Times New Roman"/>
                <w:sz w:val="22"/>
                <w:szCs w:val="22"/>
              </w:rPr>
            </w:rPrChange>
          </w:rPr>
          <w:t>tenfold</w:t>
        </w:r>
      </w:ins>
      <w:ins w:id="161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, without </w:t>
        </w:r>
      </w:ins>
      <w:ins w:id="162" w:author="Bateman, Isabel" w:date="2026-01-20T11:06:00Z" w16du:dateUtc="2026-01-20T16:06:00Z">
        <w:r w:rsidR="000E4636">
          <w:rPr>
            <w:rFonts w:ascii="Times New Roman" w:hAnsi="Times New Roman" w:cs="Times New Roman"/>
            <w:sz w:val="22"/>
            <w:szCs w:val="22"/>
          </w:rPr>
          <w:t>adjusting</w:t>
        </w:r>
      </w:ins>
      <w:ins w:id="163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headcount. The increased visibility</w:t>
        </w:r>
      </w:ins>
      <w:ins w:id="164" w:author="Bateman, Isabel" w:date="2026-01-20T11:06:00Z" w16du:dateUtc="2026-01-20T16:06:00Z">
        <w:r w:rsidR="000E4636">
          <w:rPr>
            <w:rFonts w:ascii="Times New Roman" w:hAnsi="Times New Roman" w:cs="Times New Roman"/>
            <w:sz w:val="22"/>
            <w:szCs w:val="22"/>
          </w:rPr>
          <w:t xml:space="preserve"> across departments</w:t>
        </w:r>
      </w:ins>
      <w:ins w:id="165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and </w:t>
        </w:r>
      </w:ins>
      <w:ins w:id="166" w:author="Bateman, Isabel" w:date="2026-01-20T11:06:00Z" w16du:dateUtc="2026-01-20T16:06:00Z">
        <w:r w:rsidR="000E4636">
          <w:rPr>
            <w:rFonts w:ascii="Times New Roman" w:hAnsi="Times New Roman" w:cs="Times New Roman"/>
            <w:sz w:val="22"/>
            <w:szCs w:val="22"/>
          </w:rPr>
          <w:t>relevance</w:t>
        </w:r>
      </w:ins>
      <w:ins w:id="167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of financial </w:t>
        </w:r>
      </w:ins>
      <w:ins w:id="168" w:author="Bateman, Isabel" w:date="2026-01-20T11:06:00Z" w16du:dateUtc="2026-01-20T16:06:00Z">
        <w:r w:rsidR="000E4636">
          <w:rPr>
            <w:rFonts w:ascii="Times New Roman" w:hAnsi="Times New Roman" w:cs="Times New Roman"/>
            <w:sz w:val="22"/>
            <w:szCs w:val="22"/>
          </w:rPr>
          <w:t>models</w:t>
        </w:r>
      </w:ins>
      <w:ins w:id="169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a</w:t>
        </w:r>
      </w:ins>
      <w:ins w:id="170" w:author="Bateman, Isabel" w:date="2026-01-20T11:06:00Z" w16du:dateUtc="2026-01-20T16:06:00Z">
        <w:r w:rsidR="000E4636">
          <w:rPr>
            <w:rFonts w:ascii="Times New Roman" w:hAnsi="Times New Roman" w:cs="Times New Roman"/>
            <w:sz w:val="22"/>
            <w:szCs w:val="22"/>
          </w:rPr>
          <w:t>dditionally sparked</w:t>
        </w:r>
      </w:ins>
      <w:ins w:id="171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interest from management, </w:t>
        </w:r>
      </w:ins>
      <w:ins w:id="172" w:author="Bateman, Isabel" w:date="2026-01-20T12:32:00Z" w16du:dateUtc="2026-01-20T17:32:00Z">
        <w:r w:rsidR="00D4459C">
          <w:rPr>
            <w:rFonts w:ascii="Times New Roman" w:hAnsi="Times New Roman" w:cs="Times New Roman"/>
            <w:sz w:val="22"/>
            <w:szCs w:val="22"/>
          </w:rPr>
          <w:t>encouraging</w:t>
        </w:r>
      </w:ins>
      <w:ins w:id="173" w:author="Bateman, Isabel" w:date="2026-01-20T11:07:00Z" w16du:dateUtc="2026-01-20T16:07:00Z">
        <w:r w:rsidR="000E4636">
          <w:rPr>
            <w:rFonts w:ascii="Times New Roman" w:hAnsi="Times New Roman" w:cs="Times New Roman"/>
            <w:sz w:val="22"/>
            <w:szCs w:val="22"/>
          </w:rPr>
          <w:t xml:space="preserve"> the data-driven culture companywide. </w:t>
        </w:r>
      </w:ins>
    </w:p>
    <w:p w14:paraId="2A815C5B" w14:textId="18C45D8C" w:rsidR="00454B88" w:rsidRPr="00454B88" w:rsidRDefault="00454B88" w:rsidP="00F11F32">
      <w:pPr>
        <w:spacing w:line="360" w:lineRule="auto"/>
        <w:ind w:firstLine="720"/>
        <w:rPr>
          <w:rFonts w:ascii="Times New Roman" w:hAnsi="Times New Roman" w:cs="Times New Roman"/>
          <w:sz w:val="22"/>
          <w:szCs w:val="22"/>
          <w:rPrChange w:id="174" w:author="Bateman, Isabel" w:date="2026-01-20T10:34:00Z" w16du:dateUtc="2026-01-20T15:34:00Z">
            <w:rPr/>
          </w:rPrChange>
        </w:rPr>
        <w:pPrChange w:id="175" w:author="Bateman, Isabel" w:date="2026-01-20T12:53:00Z" w16du:dateUtc="2026-01-20T17:53:00Z">
          <w:pPr/>
        </w:pPrChange>
      </w:pPr>
      <w:ins w:id="176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Despite these strengths, </w:t>
        </w:r>
      </w:ins>
      <w:ins w:id="177" w:author="Bateman, Isabel" w:date="2026-01-20T11:08:00Z" w16du:dateUtc="2026-01-20T16:08:00Z">
        <w:r w:rsidR="00440882">
          <w:rPr>
            <w:rFonts w:ascii="Times New Roman" w:hAnsi="Times New Roman" w:cs="Times New Roman"/>
            <w:sz w:val="22"/>
            <w:szCs w:val="22"/>
          </w:rPr>
          <w:t xml:space="preserve">Solar Coca-Cola’s integration </w:t>
        </w:r>
      </w:ins>
      <w:ins w:id="178" w:author="Bateman, Isabel" w:date="2026-01-20T12:58:00Z" w16du:dateUtc="2026-01-20T17:58:00Z">
        <w:r w:rsidR="008D2C0D">
          <w:rPr>
            <w:rFonts w:ascii="Times New Roman" w:hAnsi="Times New Roman" w:cs="Times New Roman"/>
            <w:sz w:val="22"/>
            <w:szCs w:val="22"/>
          </w:rPr>
          <w:t>of IBM’s new platform</w:t>
        </w:r>
      </w:ins>
      <w:ins w:id="179" w:author="Bateman, Isabel" w:date="2026-01-20T12:32:00Z" w16du:dateUtc="2026-01-20T17:32:00Z">
        <w:r w:rsidR="00D4459C">
          <w:rPr>
            <w:rFonts w:ascii="Times New Roman" w:hAnsi="Times New Roman" w:cs="Times New Roman"/>
            <w:sz w:val="22"/>
            <w:szCs w:val="22"/>
          </w:rPr>
          <w:t xml:space="preserve"> did not come without complications.</w:t>
        </w:r>
      </w:ins>
      <w:ins w:id="180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</w:t>
        </w:r>
      </w:ins>
      <w:ins w:id="181" w:author="Bateman, Isabel" w:date="2026-01-20T11:08:00Z" w16du:dateUtc="2026-01-20T16:08:00Z">
        <w:r w:rsidR="00440882">
          <w:rPr>
            <w:rFonts w:ascii="Times New Roman" w:hAnsi="Times New Roman" w:cs="Times New Roman"/>
            <w:sz w:val="22"/>
            <w:szCs w:val="22"/>
          </w:rPr>
          <w:t xml:space="preserve">Since the case is presented </w:t>
        </w:r>
        <w:r w:rsidR="00440882" w:rsidRPr="00D4459C">
          <w:rPr>
            <w:rFonts w:ascii="Times New Roman" w:hAnsi="Times New Roman" w:cs="Times New Roman"/>
            <w:i/>
            <w:iCs/>
            <w:sz w:val="22"/>
            <w:szCs w:val="22"/>
            <w:rPrChange w:id="182" w:author="Bateman, Isabel" w:date="2026-01-20T12:32:00Z" w16du:dateUtc="2026-01-20T17:32:00Z">
              <w:rPr>
                <w:rFonts w:ascii="Times New Roman" w:hAnsi="Times New Roman" w:cs="Times New Roman"/>
                <w:sz w:val="22"/>
                <w:szCs w:val="22"/>
              </w:rPr>
            </w:rPrChange>
          </w:rPr>
          <w:t>by</w:t>
        </w:r>
        <w:r w:rsidR="00440882">
          <w:rPr>
            <w:rFonts w:ascii="Times New Roman" w:hAnsi="Times New Roman" w:cs="Times New Roman"/>
            <w:sz w:val="22"/>
            <w:szCs w:val="22"/>
          </w:rPr>
          <w:t xml:space="preserve"> IBM as a </w:t>
        </w:r>
      </w:ins>
      <w:ins w:id="183" w:author="Bateman, Isabel" w:date="2026-01-20T11:09:00Z" w16du:dateUtc="2026-01-20T16:09:00Z">
        <w:r w:rsidR="00440882">
          <w:rPr>
            <w:rFonts w:ascii="Times New Roman" w:hAnsi="Times New Roman" w:cs="Times New Roman"/>
            <w:sz w:val="22"/>
            <w:szCs w:val="22"/>
          </w:rPr>
          <w:t>customer success story</w:t>
        </w:r>
      </w:ins>
      <w:ins w:id="184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, it largely omits </w:t>
        </w:r>
      </w:ins>
      <w:ins w:id="185" w:author="Bateman, Isabel" w:date="2026-01-20T11:09:00Z" w16du:dateUtc="2026-01-20T16:09:00Z">
        <w:r w:rsidR="00440882">
          <w:rPr>
            <w:rFonts w:ascii="Times New Roman" w:hAnsi="Times New Roman" w:cs="Times New Roman"/>
            <w:sz w:val="22"/>
            <w:szCs w:val="22"/>
          </w:rPr>
          <w:t>any mention</w:t>
        </w:r>
      </w:ins>
      <w:ins w:id="186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of implementation challenges, costs, or risks associated with </w:t>
        </w:r>
      </w:ins>
      <w:ins w:id="187" w:author="Bateman, Isabel" w:date="2026-01-20T12:33:00Z" w16du:dateUtc="2026-01-20T17:33:00Z">
        <w:r w:rsidR="00D4459C">
          <w:rPr>
            <w:rFonts w:ascii="Times New Roman" w:hAnsi="Times New Roman" w:cs="Times New Roman"/>
            <w:sz w:val="22"/>
            <w:szCs w:val="22"/>
          </w:rPr>
          <w:t>developing</w:t>
        </w:r>
      </w:ins>
      <w:ins w:id="188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complex analytical models</w:t>
        </w:r>
      </w:ins>
      <w:ins w:id="189" w:author="Bateman, Isabel" w:date="2026-01-20T12:33:00Z" w16du:dateUtc="2026-01-20T17:33:00Z">
        <w:r w:rsidR="00D4459C">
          <w:rPr>
            <w:rFonts w:ascii="Times New Roman" w:hAnsi="Times New Roman" w:cs="Times New Roman"/>
            <w:sz w:val="22"/>
            <w:szCs w:val="22"/>
          </w:rPr>
          <w:t xml:space="preserve"> that combine data across various departments</w:t>
        </w:r>
      </w:ins>
      <w:ins w:id="190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>.</w:t>
        </w:r>
      </w:ins>
      <w:ins w:id="191" w:author="Bateman, Isabel" w:date="2026-01-20T12:33:00Z" w16du:dateUtc="2026-01-20T17:33:00Z">
        <w:r w:rsidR="00D4459C">
          <w:rPr>
            <w:rFonts w:ascii="Times New Roman" w:hAnsi="Times New Roman" w:cs="Times New Roman"/>
            <w:sz w:val="22"/>
            <w:szCs w:val="22"/>
          </w:rPr>
          <w:t xml:space="preserve"> By omitting these potential limitations, IBM makes it difficult to comprehensively assess</w:t>
        </w:r>
      </w:ins>
      <w:ins w:id="192" w:author="Bateman, Isabel" w:date="2026-01-20T12:34:00Z" w16du:dateUtc="2026-01-20T17:34:00Z">
        <w:r w:rsidR="00D4459C">
          <w:rPr>
            <w:rFonts w:ascii="Times New Roman" w:hAnsi="Times New Roman" w:cs="Times New Roman"/>
            <w:sz w:val="22"/>
            <w:szCs w:val="22"/>
          </w:rPr>
          <w:t xml:space="preserve"> the true cost of adopting such technology. </w:t>
        </w:r>
      </w:ins>
      <w:ins w:id="193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>Nonetheless, th</w:t>
        </w:r>
      </w:ins>
      <w:ins w:id="194" w:author="Bateman, Isabel" w:date="2026-01-20T12:35:00Z" w16du:dateUtc="2026-01-20T17:35:00Z">
        <w:r w:rsidR="00D4459C">
          <w:rPr>
            <w:rFonts w:ascii="Times New Roman" w:hAnsi="Times New Roman" w:cs="Times New Roman"/>
            <w:sz w:val="22"/>
            <w:szCs w:val="22"/>
          </w:rPr>
          <w:t>is</w:t>
        </w:r>
      </w:ins>
      <w:ins w:id="195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case demonstrates </w:t>
        </w:r>
      </w:ins>
      <w:ins w:id="196" w:author="Bateman, Isabel" w:date="2026-01-20T12:35:00Z" w16du:dateUtc="2026-01-20T17:35:00Z">
        <w:r w:rsidR="00D4459C">
          <w:rPr>
            <w:rFonts w:ascii="Times New Roman" w:hAnsi="Times New Roman" w:cs="Times New Roman"/>
            <w:sz w:val="22"/>
            <w:szCs w:val="22"/>
          </w:rPr>
          <w:t xml:space="preserve">how </w:t>
        </w:r>
      </w:ins>
      <w:ins w:id="197" w:author="Bateman, Isabel" w:date="2026-01-20T12:37:00Z" w16du:dateUtc="2026-01-20T17:37:00Z">
        <w:r w:rsidR="00D4459C">
          <w:rPr>
            <w:rFonts w:ascii="Times New Roman" w:hAnsi="Times New Roman" w:cs="Times New Roman"/>
            <w:sz w:val="22"/>
            <w:szCs w:val="22"/>
          </w:rPr>
          <w:t>combining analytical tools and organizational strategy</w:t>
        </w:r>
      </w:ins>
      <w:ins w:id="198" w:author="Bateman, Isabel" w:date="2026-01-20T10:35:00Z">
        <w:r w:rsidRPr="00454B88">
          <w:rPr>
            <w:rFonts w:ascii="Times New Roman" w:hAnsi="Times New Roman" w:cs="Times New Roman"/>
            <w:sz w:val="22"/>
            <w:szCs w:val="22"/>
          </w:rPr>
          <w:t xml:space="preserve"> can support </w:t>
        </w:r>
      </w:ins>
      <w:ins w:id="199" w:author="Bateman, Isabel" w:date="2026-01-20T12:36:00Z" w16du:dateUtc="2026-01-20T17:36:00Z">
        <w:r w:rsidR="00D4459C">
          <w:rPr>
            <w:rFonts w:ascii="Times New Roman" w:hAnsi="Times New Roman" w:cs="Times New Roman"/>
            <w:sz w:val="22"/>
            <w:szCs w:val="22"/>
          </w:rPr>
          <w:t>Solar’s decision-making capabilities and efforts to shift toward a more decentralized business.</w:t>
        </w:r>
      </w:ins>
    </w:p>
    <w:sectPr w:rsidR="00454B88" w:rsidRPr="00454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0CDD"/>
    <w:multiLevelType w:val="hybridMultilevel"/>
    <w:tmpl w:val="72AA60DC"/>
    <w:lvl w:ilvl="0" w:tplc="2DF450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C17BF"/>
    <w:multiLevelType w:val="hybridMultilevel"/>
    <w:tmpl w:val="E13656CC"/>
    <w:lvl w:ilvl="0" w:tplc="C1E645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342866">
    <w:abstractNumId w:val="0"/>
  </w:num>
  <w:num w:numId="2" w16cid:durableId="47710913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teman, Isabel">
    <w15:presenceInfo w15:providerId="AD" w15:userId="S::batemi@rpi.edu::b1e8883f-43ed-4d90-bf48-94a25c5e19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1A2"/>
    <w:rsid w:val="00014928"/>
    <w:rsid w:val="00054F42"/>
    <w:rsid w:val="000E4636"/>
    <w:rsid w:val="0010101B"/>
    <w:rsid w:val="00116B7B"/>
    <w:rsid w:val="001F2846"/>
    <w:rsid w:val="00357EE4"/>
    <w:rsid w:val="003C548F"/>
    <w:rsid w:val="00440882"/>
    <w:rsid w:val="00454B88"/>
    <w:rsid w:val="00651205"/>
    <w:rsid w:val="007506EC"/>
    <w:rsid w:val="007A21A2"/>
    <w:rsid w:val="007D3E27"/>
    <w:rsid w:val="007E07C2"/>
    <w:rsid w:val="008904D8"/>
    <w:rsid w:val="008D2C0D"/>
    <w:rsid w:val="00964DAE"/>
    <w:rsid w:val="00B36FCC"/>
    <w:rsid w:val="00C17CD3"/>
    <w:rsid w:val="00CD30A2"/>
    <w:rsid w:val="00D4459C"/>
    <w:rsid w:val="00E1346C"/>
    <w:rsid w:val="00F1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92F2E"/>
  <w15:chartTrackingRefBased/>
  <w15:docId w15:val="{B6A488DC-A86E-43CD-8332-AC443F29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1A2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7506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546</Words>
  <Characters>3671</Characters>
  <Application>Microsoft Office Word</Application>
  <DocSecurity>0</DocSecurity>
  <Lines>141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Bateman, Isabel</dc:creator>
  <cp:keywords/>
  <dc:description/>
  <cp:lastModifiedBy>Bateman, Isabel</cp:lastModifiedBy>
  <cp:revision>11</cp:revision>
  <dcterms:created xsi:type="dcterms:W3CDTF">2026-01-16T15:31:00Z</dcterms:created>
  <dcterms:modified xsi:type="dcterms:W3CDTF">2026-01-20T17:58:00Z</dcterms:modified>
</cp:coreProperties>
</file>